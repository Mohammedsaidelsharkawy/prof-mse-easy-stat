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b/>
          <w:bCs/>
          <w:sz w:val="32"/>
          <w:szCs w:val="32"/>
          <w:rFonts w:ascii="Times New Roman" w:cs="Times New Roman" w:eastAsia="Times New Roman" w:hAnsi="Times New Roman"/>
        </w:rPr>
        <w:t xml:space="preserve">Platelet-rich plasma versus hyaluronic acid injection for knee osteoarthritis: a randomized controlled trial</w:t>
      </w:r>
    </w:p>
    <w:p>
      <w:pPr>
        <w:spacing w:after="160" w:line="300"/>
      </w:pPr>
      <w:r>
        <w:rPr>
          <w:i/>
          <w:iCs/>
          <w:sz w:val="20"/>
          <w:szCs w:val="20"/>
          <w:rFonts w:ascii="Times New Roman" w:cs="Times New Roman" w:eastAsia="Times New Roman" w:hAnsi="Times New Roman"/>
        </w:rPr>
        <w:t xml:space="preserve">Review copy — 10/31/2026. Edits made after the automatic analysis are shown as tracked changes; accept or reject them in Word (Review ▸ Changes).</w:t>
      </w:r>
    </w:p>
    <w:p>
      <w:pPr>
        <w:pStyle w:val="Heading1"/>
      </w:pPr>
      <w:r>
        <w:rPr>
          <w:b/>
          <w:bCs/>
          <w:sz w:val="28"/>
          <w:szCs w:val="28"/>
          <w:rFonts w:ascii="Times New Roman" w:cs="Times New Roman" w:eastAsia="Times New Roman" w:hAnsi="Times New Roman"/>
        </w:rPr>
        <w:t xml:space="preserve">Statistical analysis</w:t>
      </w:r>
    </w:p>
    <w:p>
      <w:pPr>
        <w:spacing w:after="160" w:line="300"/>
      </w:pPr>
      <w:r>
        <w:rPr>
          <w:sz w:val="24"/>
          <w:szCs w:val="24"/>
          <w:rFonts w:ascii="Times New Roman" w:cs="Times New Roman" w:eastAsia="Times New Roman" w:hAnsi="Times New Roman"/>
        </w:rPr>
        <w:t xml:space="preserve">Statistical analysis was performed using IBM SPSS Statistics, version 28.0 (IBM Corp., Armonk, NY, USA). Shapiro-Wilk test and histograms were used to evaluate the normality of the distribution of data. Quantitative parametric data were presented as mean and standard deviation (SD) and were analyzed by unpaired Student's t-test (or Welch's t-test when Levene's test indicated unequal variances). Quantitative non-parametric data were presented as median and interquartile range (IQR) and were analyzed by Mann-Whitney test. Qualitative variables were presented as frequency and percentage (%) and were analyzed utilizing the Chi-square test or Fisher's exact test when appropriate. Effect estimates were reported as mean differences, Hodges-Lehmann median differences and relative risks (RR) with 95% confidence intervals (CI). Analysis of covariance (ANCOVA) was used to compare groups after adjustment for covariates, reporting adjusted (estimated marginal) means with 95% CI and Bonferroni-adjusted pairwise comparisons. A two tailed P value ≤ 0.05 was considered statistically significant.</w:t>
      </w:r>
    </w:p>
    <w:p>
      <w:pPr>
        <w:pStyle w:val="Heading2"/>
        <w:spacing w:before="200" w:after="120"/>
      </w:pPr>
      <w:r>
        <w:rPr>
          <w:b/>
          <w:bCs/>
          <w:sz w:val="26"/>
          <w:szCs w:val="26"/>
          <w:rFonts w:ascii="Times New Roman" w:cs="Times New Roman" w:eastAsia="Times New Roman" w:hAnsi="Times New Roman"/>
        </w:rPr>
        <w:t xml:space="preserve">Demographic and baseline data of the studied groups</w:t>
      </w:r>
    </w:p>
    <w:p>
      <w:pPr>
        <w:spacing w:after="160" w:line="300"/>
      </w:pPr>
      <w:r>
        <w:rPr>
          <w:sz w:val="24"/>
          <w:szCs w:val="24"/>
          <w:rFonts w:ascii="Times New Roman" w:cs="Times New Roman" w:eastAsia="Times New Roman" w:hAnsi="Times New Roman"/>
        </w:rPr>
        <w:t xml:space="preserve">Age, sex, BMI, diabetes and KL grade were insignificantly different between the </w:t>
      </w:r>
      <w:del w:id="1" w:author="Author" w:date="2026-10-31T04:18:19.373Z">
        <w:r>
          <w:rPr>
            <w:sz w:val="24"/>
            <w:szCs w:val="24"/>
            <w:rFonts w:ascii="Times New Roman" w:cs="Times New Roman" w:eastAsia="Times New Roman" w:hAnsi="Times New Roman"/>
          </w:rPr>
          <w:delText xml:space="preserve">two </w:delText>
        </w:r>
      </w:del>
      <w:r>
        <w:rPr>
          <w:sz w:val="24"/>
          <w:szCs w:val="24"/>
          <w:rFonts w:ascii="Times New Roman" w:cs="Times New Roman" w:eastAsia="Times New Roman" w:hAnsi="Times New Roman"/>
        </w:rPr>
        <w:t xml:space="preserve">groups.</w:t>
      </w:r>
    </w:p>
    <w:p>
      <w:pPr>
        <w:pStyle w:val="Heading2"/>
        <w:spacing w:before="200" w:after="120"/>
      </w:pPr>
      <w:r>
        <w:rPr>
          <w:b/>
          <w:bCs/>
          <w:sz w:val="26"/>
          <w:szCs w:val="26"/>
          <w:rFonts w:ascii="Times New Roman" w:cs="Times New Roman" w:eastAsia="Times New Roman" w:hAnsi="Times New Roman"/>
        </w:rPr>
        <w:t xml:space="preserve">WOMAC of the studied groups</w:t>
      </w:r>
    </w:p>
    <w:p>
      <w:pPr>
        <w:spacing w:after="160" w:line="300"/>
      </w:pPr>
      <w:commentRangeStart w:id="0"/>
      <w:r>
        <w:rPr>
          <w:sz w:val="24"/>
          <w:szCs w:val="24"/>
          <w:rFonts w:ascii="Times New Roman" w:cs="Times New Roman" w:eastAsia="Times New Roman" w:hAnsi="Times New Roman"/>
        </w:rPr>
        <w:t xml:space="preserve">WOMAC at Baseline was insignificantly different between the two groups. WOMAC at (M1, M3 and M6) was significantly lower in PRP group than HA group (P value = 0.006, &lt; 0.001 and &lt; 0.001 </w:t>
      </w:r>
      <w:del w:id="2" w:author="Author" w:date="2026-10-31T04:18:19.373Z">
        <w:r>
          <w:rPr>
            <w:sz w:val="24"/>
            <w:szCs w:val="24"/>
            <w:rFonts w:ascii="Times New Roman" w:cs="Times New Roman" w:eastAsia="Times New Roman" w:hAnsi="Times New Roman"/>
          </w:rPr>
          <w:delText xml:space="preserve">respectively).</w:delText>
        </w:r>
      </w:del>
      <w:ins w:id="3" w:author="Author" w:date="2026-10-31T04:18:19.373Z">
        <w:r>
          <w:rPr>
            <w:sz w:val="24"/>
            <w:szCs w:val="24"/>
            <w:rFonts w:ascii="Times New Roman" w:cs="Times New Roman" w:eastAsia="Times New Roman" w:hAnsi="Times New Roman"/>
          </w:rPr>
          <w:t xml:space="preserve">respectively), which was clinically relevant.</w:t>
        </w:r>
      </w:ins>
      <w:commentRangeEnd w:id="0"/>
      <w:r>
        <w:commentReference w:id="0"/>
      </w:r>
    </w:p>
    <w:p>
      <w:pPr>
        <w:pStyle w:val="Heading2"/>
        <w:spacing w:before="200" w:after="120"/>
      </w:pPr>
      <w:r>
        <w:rPr>
          <w:b/>
          <w:bCs/>
          <w:sz w:val="26"/>
          <w:szCs w:val="26"/>
          <w:rFonts w:ascii="Times New Roman" w:cs="Times New Roman" w:eastAsia="Times New Roman" w:hAnsi="Times New Roman"/>
        </w:rPr>
        <w:t xml:space="preserve">VAS of the studied groups</w:t>
      </w:r>
    </w:p>
    <w:p>
      <w:pPr>
        <w:spacing w:after="160" w:line="300"/>
      </w:pPr>
      <w:r>
        <w:rPr>
          <w:sz w:val="24"/>
          <w:szCs w:val="24"/>
          <w:rFonts w:ascii="Times New Roman" w:cs="Times New Roman" w:eastAsia="Times New Roman" w:hAnsi="Times New Roman"/>
        </w:rPr>
        <w:t xml:space="preserve">VAS at Baseline was insignificantly different between the two groups. VAS at (M1, M3 and M6) was significantly lower in PRP group than HA group (P value = 0.002, &lt; 0.001 and &lt; 0.001 respectively).</w:t>
      </w:r>
    </w:p>
    <w:p>
      <w:pPr>
        <w:pStyle w:val="Heading2"/>
        <w:spacing w:before="200" w:after="120"/>
      </w:pPr>
      <w:r>
        <w:rPr>
          <w:b/>
          <w:bCs/>
          <w:sz w:val="26"/>
          <w:szCs w:val="26"/>
          <w:rFonts w:ascii="Times New Roman" w:cs="Times New Roman" w:eastAsia="Times New Roman" w:hAnsi="Times New Roman"/>
        </w:rPr>
        <w:t xml:space="preserve">Other outcomes of the studied groups</w:t>
      </w:r>
    </w:p>
    <w:p>
      <w:pPr>
        <w:spacing w:after="160" w:line="300"/>
      </w:pPr>
      <w:r>
        <w:rPr>
          <w:sz w:val="24"/>
          <w:szCs w:val="24"/>
          <w:rFonts w:ascii="Times New Roman" w:cs="Times New Roman" w:eastAsia="Times New Roman" w:hAnsi="Times New Roman"/>
        </w:rPr>
        <w:t xml:space="preserve">Complications and satisfaction were insignificantly different between the two groups.</w:t>
      </w:r>
    </w:p>
    <w:p>
      <w:pPr>
        <w:pStyle w:val="Heading2"/>
        <w:spacing w:before="200" w:after="120"/>
      </w:pPr>
      <w:r>
        <w:rPr>
          <w:b/>
          <w:bCs/>
          <w:sz w:val="26"/>
          <w:szCs w:val="26"/>
          <w:rFonts w:ascii="Times New Roman" w:cs="Times New Roman" w:eastAsia="Times New Roman" w:hAnsi="Times New Roman"/>
        </w:rPr>
        <w:t xml:space="preserve">WOMAC at M6 of the studied groups adjusted for covariates (ANCOVA)</w:t>
      </w:r>
    </w:p>
    <w:p>
      <w:pPr>
        <w:spacing w:after="160" w:line="300"/>
      </w:pPr>
      <w:r>
        <w:rPr>
          <w:sz w:val="24"/>
          <w:szCs w:val="24"/>
          <w:rFonts w:ascii="Times New Roman" w:cs="Times New Roman" w:eastAsia="Times New Roman" w:hAnsi="Times New Roman"/>
        </w:rPr>
        <w:t xml:space="preserve">After adjustment for WOMAC at Baseline and age, WOMAC at M6 was significantly different between the two groups (P value &lt; 0.001). The adjusted mean was lower in PRP group than HA group by 6.9 (95% CI -10.76 to -3.03).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ewer" w:date="2026-10-31T04:18:19.380Z">
    <w:p>
      <w:r>
        <w:t xml:space="preserve">Please add the effect size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2026-10-31T04:18:19.381Z</dcterms:created>
  <dcterms:modified xsi:type="dcterms:W3CDTF">2026-10-31T04:18:19.381Z</dcterms:modified>
</cp:coreProperties>
</file>

<file path=docProps/custom.xml><?xml version="1.0" encoding="utf-8"?>
<Properties xmlns="http://schemas.openxmlformats.org/officeDocument/2006/custom-properties" xmlns:vt="http://schemas.openxmlformats.org/officeDocument/2006/docPropsVTypes"/>
</file>